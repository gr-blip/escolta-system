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2D5E" w:sz="4"/>
              <w:left w:val="single" w:color="0D2D5E" w:sz="4"/>
              <w:bottom w:val="single" w:color="0D2D5E" w:sz="4"/>
              <w:right w:val="single" w:color="0D2D5E" w:sz="4"/>
            </w:tcBorders>
            <w:shd w:fill="0D2D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CONTRATO DE PRESTAÇÃO DE SERVIÇOS TECNOLÓGICOS ESPECIALIZADOS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9A825"/>
                <w:sz w:val="22"/>
                <w:szCs w:val="22"/>
              </w:rPr>
              <w:t xml:space="preserve">Nº 001/2026  —  VERSÃO REVISADA</w:t>
            </w:r>
          </w:p>
        </w:tc>
      </w:tr>
    </w:tbl>
    <w:p>
      <w:pPr>
        <w:spacing w:after="100" w:before="0"/>
        <w:jc w:val="both"/>
      </w:pPr>
    </w:p>
    <w:p>
      <w:pPr>
        <w:spacing w:after="180" w:before="0"/>
        <w:jc w:val="both"/>
      </w:pP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Pelo presente instrumento particular, de um lado </w:t>
      </w: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JR SEGURANÇA E VIGILÂNCIA PATRIMONIAL LTDA - ME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, estabelecida em Brasília/DF, inscrita no CNPJ nº </w:t>
      </w: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42.865.054/0001-60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, doravante denominada simplesmente </w:t>
      </w: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CONTRATANTE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; e do outro </w:t>
      </w: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WILKER MONTALVAO DA SILVA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, Empresário Individual, inscrito no CNPJ nº </w:t>
      </w: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36.350.183/0001-12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, Micro Empresa, com sede em Goiânia/GO, doravante denominado simplesmente </w:t>
      </w: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CONTRATADO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; têm entre si justo e acordado celebrar o presente Contrato de Prestação de Serviços Tecnológicos Especializados, regendo-se pela legislação vigente e pelas seguintes cláusulas e condições:</w:t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color w:val="0D2D5E"/>
          <w:sz w:val="24"/>
          <w:szCs w:val="24"/>
        </w:rPr>
        <w:t xml:space="preserve">1.0  OBJETO</w:t>
      </w:r>
    </w:p>
    <w:p>
      <w:pPr>
        <w:spacing w:after="100" w:before="0"/>
        <w:jc w:val="both"/>
      </w:pP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 presente contrato tem por objeto a </w:t>
      </w: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prestação de serviços tecnológicos especializados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 pelo CONTRATADO à CONTRATANTE, compreendendo: suporte técnico ao sistema de gestão operacional de escolta armada, criação de novos módulos, personalização de funcionalidades, expansão da plataforma, manutenção evolutiva e hospedagem em infraestrutura cloud, conforme descrito na Proposta Comercial nº 001/2025, a qual é parte integrante do presente contrato.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1.1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Os serviços serão prestados de forma contínua durante toda a vigência contratual, compreendendo:</w:t>
      </w:r>
    </w:p>
    <w:p>
      <w:pPr>
        <w:pStyle w:val="ListParagraph"/>
        <w:numPr>
          <w:ilvl w:val="0"/>
          <w:numId w:val="2"/>
        </w:numPr>
        <w:spacing w:after="70" w:before="0"/>
        <w:jc w:val="both"/>
      </w:pP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Suporte técnico dedicado, com atendimento remoto por telefone e acesso remoto, respeitando o SLA definido neste contrato;</w:t>
      </w:r>
    </w:p>
    <w:p>
      <w:pPr>
        <w:pStyle w:val="ListParagraph"/>
        <w:numPr>
          <w:ilvl w:val="0"/>
          <w:numId w:val="2"/>
        </w:numPr>
        <w:spacing w:after="70" w:before="0"/>
        <w:jc w:val="both"/>
      </w:pP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Criação de novos módulos e funcionalidades sob demanda, mediante especificação técnica aprovada pelas partes;</w:t>
      </w:r>
    </w:p>
    <w:p>
      <w:pPr>
        <w:pStyle w:val="ListParagraph"/>
        <w:numPr>
          <w:ilvl w:val="0"/>
          <w:numId w:val="2"/>
        </w:numPr>
        <w:spacing w:after="70" w:before="0"/>
        <w:jc w:val="both"/>
      </w:pP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Personalização do sistema: customização de telas, relatórios, fluxos de trabalho, campos e regras de negócio;</w:t>
      </w:r>
    </w:p>
    <w:p>
      <w:pPr>
        <w:pStyle w:val="ListParagraph"/>
        <w:numPr>
          <w:ilvl w:val="0"/>
          <w:numId w:val="2"/>
        </w:numPr>
        <w:spacing w:after="70" w:before="0"/>
        <w:jc w:val="both"/>
      </w:pP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Expansão do sistema: integração com APIs externas, novos tipos de operação e escalabilidade da plataforma;</w:t>
      </w:r>
    </w:p>
    <w:p>
      <w:pPr>
        <w:pStyle w:val="ListParagraph"/>
        <w:numPr>
          <w:ilvl w:val="0"/>
          <w:numId w:val="2"/>
        </w:numPr>
        <w:spacing w:after="70" w:before="0"/>
        <w:jc w:val="both"/>
      </w:pP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Manutenção evolutiva: atualizações de segurança, performance e adequação a mudanças legais ou operacionais;</w:t>
      </w:r>
    </w:p>
    <w:p>
      <w:pPr>
        <w:pStyle w:val="ListParagraph"/>
        <w:numPr>
          <w:ilvl w:val="0"/>
          <w:numId w:val="2"/>
        </w:numPr>
        <w:spacing w:after="70" w:before="0"/>
        <w:jc w:val="both"/>
      </w:pP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Hospedagem em infraestrutura cloud com alta disponibilidade, backup automático e monitoramento contínuo;</w:t>
      </w:r>
    </w:p>
    <w:p>
      <w:pPr>
        <w:pStyle w:val="ListParagraph"/>
        <w:numPr>
          <w:ilvl w:val="0"/>
          <w:numId w:val="2"/>
        </w:numPr>
        <w:spacing w:after="70" w:before="0"/>
        <w:jc w:val="both"/>
      </w:pP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Treinamento de usuários em novos módulos entregues, com elaboração de documentação técnica.</w:t>
      </w:r>
    </w:p>
    <w:p>
      <w:pPr>
        <w:spacing w:after="80" w:before="0"/>
        <w:jc w:val="both"/>
      </w:pP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color w:val="0D2D5E"/>
          <w:sz w:val="24"/>
          <w:szCs w:val="24"/>
        </w:rPr>
        <w:t xml:space="preserve">2.0  DAS RESPONSABILIDADES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2.1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 CONTRATADO se responsabiliza pela prestação contínua dos serviços descritos na cláusula 1.0, com qualidade técnica, dentro dos prazos acordados e em conformidade com as especificações aprovadas pela CONTRATANTE.</w:t>
      </w:r>
    </w:p>
    <w:p>
      <w:pPr>
        <w:spacing w:after="60" w:before="12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A  —  SUPORTE TÉCNICO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A1.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Define-se como "Suporte Técnico" o atendimento dedicado para esclarecimento de dúvidas, diagnóstico e resolução de erros, instabilidades e problemas operacionais do sistema de gestão, prestado remotamente por telefone, WhatsApp ou acesso remoto.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A2.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 CONTRATADO manterá disponibilidade de atendimento de segunda-feira a sexta-feira, das 08h00 às 18h00, exceto feriados nacionais, observando os tempos de resposta definidos no SLA — cláusula 2.4 — e as penalidades previstas na cláusula 2.5.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A3.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Solicitações da CONTRATANTE devem ser formalizadas por escrito (e-mail ou aplicativo de mensagens), com descrição detalhada do problema, módulo envolvido e impacto na operação.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A4.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Não se compreende como "Suporte" e será remunerado conforme hora técnica: recuperação de dados decorrente de uso indevido do sistema, falhas de equipamento, erros de rede ou problemas causados por terceiros.</w:t>
      </w:r>
    </w:p>
    <w:p>
      <w:pPr>
        <w:spacing w:after="60" w:before="12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B  —  DESENVOLVIMENTO E CUSTOMIZAÇÕES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B1.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Todo desenvolvimento de novos módulos ou customização estrutural será precedido de documento de especificação técnica assinado por ambas as partes, contendo escopo, prazo e valor (quando aplicável além da mensalidade).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B2.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 CONTRATADO garantirá a entrega do código-fonte de módulos desenvolvidos exclusivamente para a CONTRATANTE ao término do contrato ou mediante solicitação formal.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B3.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Módulos baseados em soluções genéricas do CONTRATADO permanecerão licenciados à CONTRATANTE durante a vigência do contrato.</w:t>
      </w:r>
    </w:p>
    <w:p>
      <w:pPr>
        <w:spacing w:after="60" w:before="12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C  —  HOSPEDAGEM E INFRAESTRUTURA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C1.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 CONTRATADO fornecerá infraestrutura cloud em data center com garantia de disponibilidade (uptime) mínima de 99% conforme cláusula E, backup automático e monitoramento contínuo, pelo valor mensal descrito na cláusula 3.0.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C2.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A infraestrutura de rede local, equipamentos, computadores e conexão à internet da CONTRATANTE são de exclusiva responsabilidade desta, não estando contemplados no presente contrato.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2.2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Em caso de necessidade de atendimento presencial fora da região de Goiânia/GO, as despesas de deslocamento, estadia e alimentação serão de responsabilidade da CONTRATANTE, mediante apresentação prévia de orçamento aprovado.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2.3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A CONTRATANTE se compromete a: (i) fornecer acesso às informações, sistemas e ambientes necessários; (ii) designar ponto focal técnico; (iii) homologar entregas em até 5 (cinco) dias úteis após notificação; (iv) formalizar todas as solicitações de desenvolvimento por escrito.</w:t>
      </w:r>
    </w:p>
    <w:p>
      <w:pPr>
        <w:spacing w:after="60" w:before="12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D  —  ACORDO DE NÍVEL DE SERVIÇO (SLA)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2.4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 CONTRATADO compromete-se a observar os seguintes tempos de resposta e resolução: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26"/>
        <w:gridCol w:w="2200"/>
        <w:gridCol w:w="2200"/>
      </w:tblGrid>
      <w:tr>
        <w:tc>
          <w:tcPr>
            <w:tcW w:type="dxa" w:w="1800"/>
            <w:tcBorders>
              <w:top w:val="single" w:color="0D2D5E" w:sz="4"/>
              <w:left w:val="single" w:color="0D2D5E" w:sz="4"/>
              <w:bottom w:val="single" w:color="0D2D5E" w:sz="4"/>
              <w:right w:val="single" w:color="0D2D5E" w:sz="4"/>
            </w:tcBorders>
            <w:shd w:fill="0D2D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CRITICIDADE</w:t>
            </w:r>
          </w:p>
        </w:tc>
        <w:tc>
          <w:tcPr>
            <w:tcW w:type="dxa" w:w="2826"/>
            <w:tcBorders>
              <w:top w:val="single" w:color="0D2D5E" w:sz="4"/>
              <w:left w:val="single" w:color="0D2D5E" w:sz="4"/>
              <w:bottom w:val="single" w:color="0D2D5E" w:sz="4"/>
              <w:right w:val="single" w:color="0D2D5E" w:sz="4"/>
            </w:tcBorders>
            <w:shd w:fill="0D2D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TIPO DE OCORRÊNCIA</w:t>
            </w:r>
          </w:p>
        </w:tc>
        <w:tc>
          <w:tcPr>
            <w:tcW w:type="dxa" w:w="2200"/>
            <w:tcBorders>
              <w:top w:val="single" w:color="0D2D5E" w:sz="4"/>
              <w:left w:val="single" w:color="0D2D5E" w:sz="4"/>
              <w:bottom w:val="single" w:color="0D2D5E" w:sz="4"/>
              <w:right w:val="single" w:color="0D2D5E" w:sz="4"/>
            </w:tcBorders>
            <w:shd w:fill="0D2D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RESP.</w:t>
            </w:r>
          </w:p>
        </w:tc>
        <w:tc>
          <w:tcPr>
            <w:tcW w:type="dxa" w:w="2200"/>
            <w:tcBorders>
              <w:top w:val="single" w:color="0D2D5E" w:sz="4"/>
              <w:left w:val="single" w:color="0D2D5E" w:sz="4"/>
              <w:bottom w:val="single" w:color="0D2D5E" w:sz="4"/>
              <w:right w:val="single" w:color="0D2D5E" w:sz="4"/>
            </w:tcBorders>
            <w:shd w:fill="0D2D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RESOLUÇÃO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2E"/>
                <w:sz w:val="20"/>
                <w:szCs w:val="20"/>
              </w:rPr>
              <w:t xml:space="preserve">CRÍTICO</w:t>
            </w:r>
          </w:p>
        </w:tc>
        <w:tc>
          <w:tcPr>
            <w:tcW w:type="dxa" w:w="2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both"/>
            </w:pPr>
            <w:r>
              <w:rPr>
                <w:rFonts w:ascii="Times New Roman" w:cs="Times New Roman" w:eastAsia="Times New Roman" w:hAnsi="Times New Roman"/>
                <w:color w:val="1A1A2E"/>
                <w:sz w:val="20"/>
                <w:szCs w:val="20"/>
              </w:rPr>
              <w:t xml:space="preserve">Sistema fora do ar / perda de dados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65C0"/>
                <w:sz w:val="20"/>
                <w:szCs w:val="20"/>
              </w:rPr>
              <w:t xml:space="preserve">30 min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4 horas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2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both"/>
            </w:pPr>
            <w:r>
              <w:rPr>
                <w:rFonts w:ascii="Times New Roman" w:cs="Times New Roman" w:eastAsia="Times New Roman" w:hAnsi="Times New Roman"/>
                <w:color w:val="1A1A2E"/>
                <w:sz w:val="20"/>
                <w:szCs w:val="20"/>
              </w:rPr>
              <w:t xml:space="preserve">Funcionalidade principal indisponível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65C0"/>
                <w:sz w:val="20"/>
                <w:szCs w:val="20"/>
              </w:rPr>
              <w:t xml:space="preserve">2 horas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8 horas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2E"/>
                <w:sz w:val="20"/>
                <w:szCs w:val="20"/>
              </w:rPr>
              <w:t xml:space="preserve">MÉDIO</w:t>
            </w:r>
          </w:p>
        </w:tc>
        <w:tc>
          <w:tcPr>
            <w:tcW w:type="dxa" w:w="2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both"/>
            </w:pPr>
            <w:r>
              <w:rPr>
                <w:rFonts w:ascii="Times New Roman" w:cs="Times New Roman" w:eastAsia="Times New Roman" w:hAnsi="Times New Roman"/>
                <w:color w:val="1A1A2E"/>
                <w:sz w:val="20"/>
                <w:szCs w:val="20"/>
              </w:rPr>
              <w:t xml:space="preserve">Funcionalidade com erro parcial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65C0"/>
                <w:sz w:val="20"/>
                <w:szCs w:val="20"/>
              </w:rPr>
              <w:t xml:space="preserve">4 horas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24 horas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2E"/>
                <w:sz w:val="20"/>
                <w:szCs w:val="20"/>
              </w:rPr>
              <w:t xml:space="preserve">BAIXO</w:t>
            </w:r>
          </w:p>
        </w:tc>
        <w:tc>
          <w:tcPr>
            <w:tcW w:type="dxa" w:w="2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both"/>
            </w:pPr>
            <w:r>
              <w:rPr>
                <w:rFonts w:ascii="Times New Roman" w:cs="Times New Roman" w:eastAsia="Times New Roman" w:hAnsi="Times New Roman"/>
                <w:color w:val="1A1A2E"/>
                <w:sz w:val="20"/>
                <w:szCs w:val="20"/>
              </w:rPr>
              <w:t xml:space="preserve">Dúvidas / ajustes visuais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65C0"/>
                <w:sz w:val="20"/>
                <w:szCs w:val="20"/>
              </w:rPr>
              <w:t xml:space="preserve">1 dia útil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5 dias úteis</w:t>
            </w:r>
          </w:p>
        </w:tc>
      </w:tr>
    </w:tbl>
    <w:p>
      <w:pPr>
        <w:spacing w:after="80" w:before="0"/>
        <w:jc w:val="both"/>
      </w:pPr>
    </w:p>
    <w:p>
      <w:pPr>
        <w:spacing w:after="60" w:before="120"/>
        <w:jc w:val="both"/>
      </w:pPr>
      <w:r>
        <w:rPr>
          <w:rFonts w:ascii="Times New Roman" w:cs="Times New Roman" w:eastAsia="Times New Roman" w:hAnsi="Times New Roman"/>
          <w:b/>
          <w:bCs/>
          <w:color w:val="8B0000"/>
          <w:sz w:val="22"/>
          <w:szCs w:val="22"/>
        </w:rPr>
        <w:t xml:space="preserve">2.5  —  PENALIDADES POR DESCUMPRIMENTO DO SLA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2.5.1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 não cumprimento dos prazos de resposta e/ou resolução estabelecidos no SLA sujeitará o CONTRATADO às seguintes penalidades:</w:t>
      </w:r>
    </w:p>
    <w:p>
      <w:pPr>
        <w:spacing w:after="80" w:before="0"/>
        <w:ind w:left="720" w:hanging="0"/>
        <w:jc w:val="both"/>
      </w:pPr>
      <w:r>
        <w:rPr>
          <w:rFonts w:ascii="Times New Roman" w:cs="Times New Roman" w:eastAsia="Times New Roman" w:hAnsi="Times New Roman"/>
          <w:b/>
          <w:bCs/>
          <w:color w:val="0D2D5E"/>
          <w:sz w:val="22"/>
          <w:szCs w:val="22"/>
        </w:rPr>
        <w:t xml:space="preserve">(i)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Atraso de até 2 (duas) horas além do prazo estabelecido: advertência formal por escrito;</w:t>
      </w:r>
    </w:p>
    <w:p>
      <w:pPr>
        <w:spacing w:after="80" w:before="0"/>
        <w:ind w:left="720" w:hanging="0"/>
        <w:jc w:val="both"/>
      </w:pPr>
      <w:r>
        <w:rPr>
          <w:rFonts w:ascii="Times New Roman" w:cs="Times New Roman" w:eastAsia="Times New Roman" w:hAnsi="Times New Roman"/>
          <w:b/>
          <w:bCs/>
          <w:color w:val="0D2D5E"/>
          <w:sz w:val="22"/>
          <w:szCs w:val="22"/>
        </w:rPr>
        <w:t xml:space="preserve">(ii)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Atraso superior a 2 (duas) horas até 6 (seis) horas: desconto de 5% (cinco por cento) sobre o valor mensal da parcela correspondente;</w:t>
      </w:r>
    </w:p>
    <w:p>
      <w:pPr>
        <w:spacing w:after="80" w:before="0"/>
        <w:ind w:left="720" w:hanging="0"/>
        <w:jc w:val="both"/>
      </w:pPr>
      <w:r>
        <w:rPr>
          <w:rFonts w:ascii="Times New Roman" w:cs="Times New Roman" w:eastAsia="Times New Roman" w:hAnsi="Times New Roman"/>
          <w:b/>
          <w:bCs/>
          <w:color w:val="0D2D5E"/>
          <w:sz w:val="22"/>
          <w:szCs w:val="22"/>
        </w:rPr>
        <w:t xml:space="preserve">(iii)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Atraso superior a 6 (seis) horas: desconto de 10% (dez por cento) sobre o valor mensal por ocorrência.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2.5.2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Em caso de reincidência de descumprimento do SLA por mais de 3 (três) ocorrências no mesmo mês, a CONTRATANTE poderá, a seu critério:</w:t>
      </w:r>
    </w:p>
    <w:p>
      <w:pPr>
        <w:spacing w:after="80" w:before="0"/>
        <w:ind w:left="720" w:hanging="0"/>
        <w:jc w:val="both"/>
      </w:pPr>
      <w:r>
        <w:rPr>
          <w:rFonts w:ascii="Times New Roman" w:cs="Times New Roman" w:eastAsia="Times New Roman" w:hAnsi="Times New Roman"/>
          <w:b/>
          <w:bCs/>
          <w:color w:val="0D2D5E"/>
          <w:sz w:val="22"/>
          <w:szCs w:val="22"/>
        </w:rPr>
        <w:t xml:space="preserve">(i)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Rescindir o contrato sem ônus, nos termos da cláusula 6.0;</w:t>
      </w:r>
    </w:p>
    <w:p>
      <w:pPr>
        <w:spacing w:after="80" w:before="0"/>
        <w:ind w:left="720" w:hanging="0"/>
        <w:jc w:val="both"/>
      </w:pPr>
      <w:r>
        <w:rPr>
          <w:rFonts w:ascii="Times New Roman" w:cs="Times New Roman" w:eastAsia="Times New Roman" w:hAnsi="Times New Roman"/>
          <w:b/>
          <w:bCs/>
          <w:color w:val="0D2D5E"/>
          <w:sz w:val="22"/>
          <w:szCs w:val="22"/>
        </w:rPr>
        <w:t xml:space="preserve">(ii)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Exigir abatimento adicional proporcional sobre a mensalidade.</w:t>
      </w:r>
    </w:p>
    <w:p>
      <w:pPr>
        <w:spacing w:after="80" w:before="0"/>
        <w:jc w:val="both"/>
      </w:pPr>
    </w:p>
    <w:p>
      <w:pPr>
        <w:spacing w:after="60" w:before="120"/>
        <w:jc w:val="both"/>
      </w:pPr>
      <w:r>
        <w:rPr>
          <w:rFonts w:ascii="Times New Roman" w:cs="Times New Roman" w:eastAsia="Times New Roman" w:hAnsi="Times New Roman"/>
          <w:b/>
          <w:bCs/>
          <w:color w:val="8B0000"/>
          <w:sz w:val="22"/>
          <w:szCs w:val="22"/>
        </w:rPr>
        <w:t xml:space="preserve">E  —  DISPONIBILIDADE DA PLATAFORMA (UPTIME)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E.1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 CONTRATADO compromete-se a garantir disponibilidade mínima mensal de 99% (noventa e nove por cento) da plataforma, considerando o período de 24 (vinte e quatro) horas por dia, 7 (sete) dias por semana.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E.2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Para fins de apuração, não serão computadas como indisponibilidade:</w:t>
      </w:r>
    </w:p>
    <w:p>
      <w:pPr>
        <w:spacing w:after="80" w:before="0"/>
        <w:ind w:left="720" w:hanging="0"/>
        <w:jc w:val="both"/>
      </w:pPr>
      <w:r>
        <w:rPr>
          <w:rFonts w:ascii="Times New Roman" w:cs="Times New Roman" w:eastAsia="Times New Roman" w:hAnsi="Times New Roman"/>
          <w:b/>
          <w:bCs/>
          <w:color w:val="0D2D5E"/>
          <w:sz w:val="22"/>
          <w:szCs w:val="22"/>
        </w:rPr>
        <w:t xml:space="preserve">(i)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Interrupções programadas para manutenção, comunicadas com antecedência mínima de 24 (vinte e quatro) horas;</w:t>
      </w:r>
    </w:p>
    <w:p>
      <w:pPr>
        <w:spacing w:after="80" w:before="0"/>
        <w:ind w:left="720" w:hanging="0"/>
        <w:jc w:val="both"/>
      </w:pPr>
      <w:r>
        <w:rPr>
          <w:rFonts w:ascii="Times New Roman" w:cs="Times New Roman" w:eastAsia="Times New Roman" w:hAnsi="Times New Roman"/>
          <w:b/>
          <w:bCs/>
          <w:color w:val="0D2D5E"/>
          <w:sz w:val="22"/>
          <w:szCs w:val="22"/>
        </w:rPr>
        <w:t xml:space="preserve">(ii)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Falhas decorrentes de fatores externos ao CONTRATADO, incluindo falhas de internet da CONTRATANTE, problemas em equipamentos locais ou força maior;</w:t>
      </w:r>
    </w:p>
    <w:p>
      <w:pPr>
        <w:spacing w:after="80" w:before="0"/>
        <w:ind w:left="720" w:hanging="0"/>
        <w:jc w:val="both"/>
      </w:pPr>
      <w:r>
        <w:rPr>
          <w:rFonts w:ascii="Times New Roman" w:cs="Times New Roman" w:eastAsia="Times New Roman" w:hAnsi="Times New Roman"/>
          <w:b/>
          <w:bCs/>
          <w:color w:val="0D2D5E"/>
          <w:sz w:val="22"/>
          <w:szCs w:val="22"/>
        </w:rPr>
        <w:t xml:space="preserve">(iii)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Indisponibilidades causadas por integrações ou serviços de terceiros.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E.3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Caso o índice mensal de disponibilidade seja inferior a 99%, a CONTRATANTE poderá solicitar abatimento proporcional na mensalidade do serviço de hospedagem, conforme o período verificado de indisponibilidade.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E.4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A apuração será realizada com base em registros técnicos e logs do sistema, compartilhados mediante solicitação. Considera-se indisponibilidade qualquer período em que o sistema esteja inacessível ou com funcionamento crítico comprometido.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E.5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Em caso de indisponibilidade recorrente ou significativa, as partes buscarão solução conjunta, podendo ensejar, em último caso, rescisão contratual sem ônus.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E.6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 CONTRATADO compromete-se a atuar com diligência para restabelecer os serviços no menor tempo possível, observando os prazos do SLA.</w:t>
      </w:r>
    </w:p>
    <w:p>
      <w:pPr>
        <w:spacing w:after="80" w:before="0"/>
        <w:jc w:val="both"/>
      </w:pPr>
    </w:p>
    <w:p>
      <w:pPr>
        <w:spacing w:after="60" w:before="120"/>
        <w:jc w:val="both"/>
      </w:pPr>
      <w:r>
        <w:rPr>
          <w:rFonts w:ascii="Times New Roman" w:cs="Times New Roman" w:eastAsia="Times New Roman" w:hAnsi="Times New Roman"/>
          <w:b/>
          <w:bCs/>
          <w:color w:val="8B0000"/>
          <w:sz w:val="22"/>
          <w:szCs w:val="22"/>
        </w:rPr>
        <w:t xml:space="preserve">F  —  BACKUP E RECUPERAÇÃO DE DADOS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F.1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 CONTRATADO realizará rotinas periódicas de backup dos dados da CONTRATANTE armazenados na plataforma, observando como referência mínima:</w:t>
      </w:r>
    </w:p>
    <w:p>
      <w:pPr>
        <w:spacing w:after="80" w:before="0"/>
        <w:ind w:left="720" w:hanging="0"/>
        <w:jc w:val="both"/>
      </w:pPr>
      <w:r>
        <w:rPr>
          <w:rFonts w:ascii="Times New Roman" w:cs="Times New Roman" w:eastAsia="Times New Roman" w:hAnsi="Times New Roman"/>
          <w:b/>
          <w:bCs/>
          <w:color w:val="0D2D5E"/>
          <w:sz w:val="22"/>
          <w:szCs w:val="22"/>
        </w:rPr>
        <w:t xml:space="preserve">(i) </w:t>
      </w:r>
      <w:del w:id="100" w:author="Claude" w:date="2026-05-11T00:00:00Z">
        <w:r>
          <w:rPr>
            <w:rFonts w:ascii="Times New Roman" w:cs="Times New Roman" w:eastAsia="Times New Roman" w:hAnsi="Times New Roman"/>
            <w:color w:val="1A1A2E"/>
            <w:sz w:val="22"/>
            <w:szCs w:val="22"/>
          </w:rPr>
          <w:delText>Backup diário incremental;</w:delText>
        </w:r>
      </w:del>
      <w:ins w:id="101" w:author="Claude" w:date="2026-05-11T00:00:00Z">
        <w:r>
          <w:rPr>
            <w:rFonts w:ascii="Times New Roman" w:cs="Times New Roman" w:eastAsia="Times New Roman" w:hAnsi="Times New Roman"/>
            <w:color w:val="1A1A2E"/>
            <w:sz w:val="22"/>
            <w:szCs w:val="22"/>
          </w:rPr>
          <w:t>Backup diário incremental do banco de dados, realizado automaticamente pela infraestrutura do servidor de hospedagem;</w:t>
        </w:r>
      </w:ins>
    </w:p>
    <w:p>
      <w:pPr>
        <w:spacing w:after="80" w:before="0"/>
        <w:ind w:left="720" w:hanging="0"/>
        <w:jc w:val="both"/>
      </w:pPr>
      <w:ins w:id="102" w:author="Claude" w:date="2026-05-11T00:00:00Z">
        <w:r>
          <w:rPr>
            <w:rFonts w:ascii="Times New Roman" w:cs="Times New Roman" w:eastAsia="Times New Roman" w:hAnsi="Times New Roman"/>
            <w:b/>
            <w:bCs/>
            <w:color w:val="0D2D5E"/>
            <w:sz w:val="22"/>
            <w:szCs w:val="22"/>
          </w:rPr>
          <w:t xml:space="preserve">(ii) </w:t>
        </w:r>
        <w:r>
          <w:rPr>
            <w:rFonts w:ascii="Times New Roman" w:cs="Times New Roman" w:eastAsia="Times New Roman" w:hAnsi="Times New Roman"/>
            <w:color w:val="1A1A2E"/>
            <w:sz w:val="22"/>
            <w:szCs w:val="22"/>
          </w:rPr>
          <w:t>Backup diário adicional em formato SQL e relatório consolidado em planilha eletrônica (Excel), enviados automaticamente à conta Google Drive indicada pela CONTRATANTE, nos termos da cláusula F.6;</w:t>
        </w:r>
      </w:ins>
    </w:p>
    <w:p>
      <w:pPr>
        <w:spacing w:after="80" w:before="0"/>
        <w:ind w:left="720" w:hanging="0"/>
        <w:jc w:val="both"/>
      </w:pPr>
      <w:del w:id="103" w:author="Claude" w:date="2026-05-11T00:00:00Z">
        <w:r>
          <w:rPr>
            <w:rFonts w:ascii="Times New Roman" w:cs="Times New Roman" w:eastAsia="Times New Roman" w:hAnsi="Times New Roman"/>
            <w:b/>
            <w:bCs/>
            <w:color w:val="0D2D5E"/>
            <w:sz w:val="22"/>
            <w:szCs w:val="22"/>
          </w:rPr>
          <w:delText xml:space="preserve">(ii) </w:delText>
        </w:r>
      </w:del>
      <w:ins w:id="104" w:author="Claude" w:date="2026-05-11T00:00:00Z">
        <w:r>
          <w:rPr>
            <w:rFonts w:ascii="Times New Roman" w:cs="Times New Roman" w:eastAsia="Times New Roman" w:hAnsi="Times New Roman"/>
            <w:b/>
            <w:bCs/>
            <w:color w:val="0D2D5E"/>
            <w:sz w:val="22"/>
            <w:szCs w:val="22"/>
          </w:rPr>
          <w:t xml:space="preserve">(iii) </w:t>
        </w:r>
      </w:ins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Backup completo semanal.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F.2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Os backups serão armazenados em ambiente seguro, distinto da aplicação principal, com medidas de proteção contra acesso não autorizado, perda ou corrupção de dados.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F.3 </w:t>
      </w:r>
      <w:del w:id="110" w:author="Claude" w:date="2026-05-11T00:00:00Z">
        <w:r>
          <w:rPr>
            <w:rFonts w:ascii="Times New Roman" w:cs="Times New Roman" w:eastAsia="Times New Roman" w:hAnsi="Times New Roman"/>
            <w:color w:val="1A1A2E"/>
            <w:sz w:val="22"/>
            <w:szCs w:val="22"/>
          </w:rPr>
          <w:delText>O CONTRATADO manterá os backups pelo prazo mínimo de 120 (cento e vinte) dias, podendo este prazo ser ajustado mediante acordo entre as partes.</w:delText>
        </w:r>
      </w:del>
      <w:ins w:id="111" w:author="Claude" w:date="2026-05-11T00:00:00Z">
        <w:r>
          <w:rPr>
            <w:rFonts w:ascii="Times New Roman" w:cs="Times New Roman" w:eastAsia="Times New Roman" w:hAnsi="Times New Roman"/>
            <w:color w:val="1A1A2E"/>
            <w:sz w:val="22"/>
            <w:szCs w:val="22"/>
          </w:rPr>
          <w:t>A retenção dos backups observará o seguinte mecanismo dual: (a) backups mantidos na infraestrutura do servidor de hospedagem pelo prazo mínimo de 7 (sete) dias corridos; e (b) backups diários adicionais enviados ao Google Drive da CONTRATANTE, nos termos da cláusula F.6, ficando a retenção por prazo mínimo de 120 (cento e vinte) dias sob responsabilidade da própria CONTRATANTE, a quem incumbe manter o espaço de armazenamento ativo e com capacidade suficiente.</w:t>
        </w:r>
      </w:ins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F.4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Em caso de incidente que resulte em perda de dados, o CONTRATADO envidará seus melhores esforços para realizar a restauração no menor tempo possível, observando como referência:</w:t>
      </w:r>
    </w:p>
    <w:p>
      <w:pPr>
        <w:spacing w:after="80" w:before="0"/>
        <w:ind w:left="720" w:hanging="0"/>
        <w:jc w:val="both"/>
      </w:pPr>
      <w:r>
        <w:rPr>
          <w:rFonts w:ascii="Times New Roman" w:cs="Times New Roman" w:eastAsia="Times New Roman" w:hAnsi="Times New Roman"/>
          <w:b/>
          <w:bCs/>
          <w:color w:val="0D2D5E"/>
          <w:sz w:val="22"/>
          <w:szCs w:val="22"/>
        </w:rPr>
        <w:t xml:space="preserve">(i)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Até 8 (oito) horas para casos críticos;</w:t>
      </w:r>
    </w:p>
    <w:p>
      <w:pPr>
        <w:spacing w:after="80" w:before="0"/>
        <w:ind w:left="720" w:hanging="0"/>
        <w:jc w:val="both"/>
      </w:pPr>
      <w:r>
        <w:rPr>
          <w:rFonts w:ascii="Times New Roman" w:cs="Times New Roman" w:eastAsia="Times New Roman" w:hAnsi="Times New Roman"/>
          <w:b/>
          <w:bCs/>
          <w:color w:val="0D2D5E"/>
          <w:sz w:val="22"/>
          <w:szCs w:val="22"/>
        </w:rPr>
        <w:t xml:space="preserve">(ii)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Até 24 (vinte e quatro) horas para demais situações.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F.5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 descumprimento relevante das rotinas de backup poderá ensejar abatimento proporcional na mensalidade ou, em situações graves, rescisão contratual nos termos deste instrumento.</w:t>
      </w:r>
    </w:p>
    <w:p>
      <w:pPr>
        <w:spacing w:after="120" w:before="0"/>
        <w:jc w:val="both"/>
      </w:pPr>
      <w:ins w:id="120" w:author="Claude" w:date="2026-05-11T00:00:00Z">
        <w:r>
          <w:rPr>
            <w:rFonts w:ascii="Times New Roman" w:cs="Times New Roman" w:eastAsia="Times New Roman" w:hAnsi="Times New Roman"/>
            <w:b/>
            <w:bCs/>
            <w:color w:val="1A1A2E"/>
            <w:sz w:val="22"/>
            <w:szCs w:val="22"/>
          </w:rPr>
          <w:t xml:space="preserve">F.6 </w:t>
        </w:r>
        <w:r>
          <w:rPr>
            <w:rFonts w:ascii="Times New Roman" w:cs="Times New Roman" w:eastAsia="Times New Roman" w:hAnsi="Times New Roman"/>
            <w:color w:val="1A1A2E"/>
            <w:sz w:val="22"/>
            <w:szCs w:val="22"/>
          </w:rPr>
          <w:t>A CONTRATANTE se compromete a disponibilizar e manter ativa uma conta Google (Gmail) de sua titularidade, fornecendo ao CONTRATADO as credenciais de acesso necessárias à configuração inicial do serviço de backup automatizado previsto na cláusula F.1(ii). Após a configuração inicial, a CONTRATANTE poderá alterar a senha da conta, devendo comunicar previamente o CONTRATADO caso tal alteração impacte o funcionamento do serviço de backup. A indisponibilidade do espaço de armazenamento da conta Google por omissão ou ação da CONTRATANTE — incluindo, sem limitação, encerramento da conta, insuficiência de espaço, bloqueio por falta de pagamento ou alteração de credenciais sem comunicação — não configura inadimplência do CONTRATADO quanto às obrigações previstas nesta cláusula F, ficando o CONTRATADO isento de responsabilidade pelo período em que o serviço de backup em nuvem estiver indisponível por causa imputável à CONTRATANTE.</w:t>
        </w:r>
      </w:ins>
    </w:p>
    <w:p>
      <w:pPr>
        <w:spacing w:after="80" w:before="0"/>
        <w:jc w:val="both"/>
      </w:pP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color w:val="0D2D5E"/>
          <w:sz w:val="24"/>
          <w:szCs w:val="24"/>
        </w:rPr>
        <w:t xml:space="preserve">3.0  REMUNERAÇÃO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3.1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A CONTRATANTE estará ISENTA do pagamento de taxa de adesão, instalação e configuração inicial do sistema.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3.2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A CONTRATANTE pagará ao CONTRATADO os seguintes valores mensais: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26"/>
        <w:gridCol w:w="2700"/>
      </w:tblGrid>
      <w:tr>
        <w:tc>
          <w:tcPr>
            <w:tcW w:type="dxa" w:w="700"/>
            <w:tcBorders>
              <w:top w:val="single" w:color="0D2D5E" w:sz="4"/>
              <w:left w:val="single" w:color="0D2D5E" w:sz="4"/>
              <w:bottom w:val="single" w:color="0D2D5E" w:sz="4"/>
              <w:right w:val="single" w:color="0D2D5E" w:sz="4"/>
            </w:tcBorders>
            <w:shd w:fill="0D2D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626"/>
            <w:tcBorders>
              <w:top w:val="single" w:color="0D2D5E" w:sz="4"/>
              <w:left w:val="single" w:color="0D2D5E" w:sz="4"/>
              <w:bottom w:val="single" w:color="0D2D5E" w:sz="4"/>
              <w:right w:val="single" w:color="0D2D5E" w:sz="4"/>
            </w:tcBorders>
            <w:shd w:fill="0D2D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700"/>
            <w:tcBorders>
              <w:top w:val="single" w:color="0D2D5E" w:sz="4"/>
              <w:left w:val="single" w:color="0D2D5E" w:sz="4"/>
              <w:bottom w:val="single" w:color="0D2D5E" w:sz="4"/>
              <w:right w:val="single" w:color="0D2D5E" w:sz="4"/>
            </w:tcBorders>
            <w:shd w:fill="0D2D5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VALOR MENSAL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2E"/>
                <w:sz w:val="20"/>
                <w:szCs w:val="20"/>
              </w:rPr>
              <w:t xml:space="preserve">01</w:t>
            </w:r>
          </w:p>
        </w:tc>
        <w:tc>
          <w:tcPr>
            <w:tcW w:type="dxa" w:w="5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30" w:befor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2E"/>
                <w:sz w:val="20"/>
                <w:szCs w:val="20"/>
              </w:rPr>
              <w:t xml:space="preserve">Suporte Técnico Mensal — Primeiros 6 (seis) meses</w:t>
            </w:r>
          </w:p>
          <w:p>
            <w:pPr>
              <w:spacing w:after="140" w:before="0"/>
              <w:jc w:val="both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Período de adaptação com tarifa reduzida. Inclui suporte ilimitado, correções e melhorias emergenciais.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65C0"/>
                <w:sz w:val="22"/>
                <w:szCs w:val="22"/>
              </w:rPr>
              <w:t xml:space="preserve">R$ 200,00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2E"/>
                <w:sz w:val="20"/>
                <w:szCs w:val="20"/>
              </w:rPr>
              <w:t xml:space="preserve">02</w:t>
            </w:r>
          </w:p>
        </w:tc>
        <w:tc>
          <w:tcPr>
            <w:tcW w:type="dxa" w:w="5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30" w:befor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2E"/>
                <w:sz w:val="20"/>
                <w:szCs w:val="20"/>
              </w:rPr>
              <w:t xml:space="preserve">Suporte Técnico Mensal — A partir do 7º (sétimo) mês</w:t>
            </w:r>
          </w:p>
          <w:p>
            <w:pPr>
              <w:spacing w:after="140" w:before="0"/>
              <w:jc w:val="both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Valor integral de locação pelo direito de uso, suporte técnico contínuo, customizações e atualizações.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2D5E"/>
                <w:sz w:val="22"/>
                <w:szCs w:val="22"/>
              </w:rPr>
              <w:t xml:space="preserve">R$ 240,00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2E"/>
                <w:sz w:val="20"/>
                <w:szCs w:val="20"/>
              </w:rPr>
              <w:t xml:space="preserve">03</w:t>
            </w:r>
          </w:p>
        </w:tc>
        <w:tc>
          <w:tcPr>
            <w:tcW w:type="dxa" w:w="5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30" w:befor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2E"/>
                <w:sz w:val="20"/>
                <w:szCs w:val="20"/>
              </w:rPr>
              <w:t xml:space="preserve">Cloud / Hospedagem em Data Center</w:t>
            </w:r>
          </w:p>
          <w:p>
            <w:pPr>
              <w:spacing w:after="140" w:before="0"/>
              <w:jc w:val="both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Locação mensal do serviço de infraestrutura cloud com alta disponibilidade, backup automático e monitoramento.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65C0"/>
                <w:sz w:val="22"/>
                <w:szCs w:val="22"/>
              </w:rPr>
              <w:t xml:space="preserve">R$ 98,90</w:t>
            </w:r>
          </w:p>
        </w:tc>
      </w:tr>
    </w:tbl>
    <w:p>
      <w:pPr>
        <w:spacing w:after="80" w:before="0"/>
        <w:jc w:val="both"/>
      </w:pP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3.3 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 pagamento será realizado mensalmente por meio de </w:t>
      </w: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boleto bancário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, o qual deverá ser enviado pelo CONTRATADO até o dia </w:t>
      </w: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20 (vinte)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 de cada mês, com vencimento no dia </w:t>
      </w: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5 (cinco) do mês subsequente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. A 1ª (primeira) mensalidade será devida no ato da assinatura do presente contrato, podendo, excepcionalmente, ser cobrada de forma proporcional ao período inicial de vigência.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3.4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Na ocorrência de atraso no pagamento, serão acrescidos multa de 2% (dois por cento) e juros de mora de 1% (um por cento) ao mês, calculados pro rata die.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3.5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Os serviços de desenvolvimento de novos módulos que ultrapassem o escopo da mensalidade serão cobrados mediante proposta específica aprovada previamente pela CONTRATANTE, com pagamento de 50% (cinquenta por cento) no início e 50% (cinquenta por cento) na entrega.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3.6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Personalizações e customizações avançadas não inclusas na mensalidade serão cobradas à razão de R$ 150,00 (cento e cinquenta reais) por hora técnica, conforme orçamento aprovado.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3.7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Impostos, taxas, encargos e contribuições eventualmente incidentes sobre os serviços não estão incluídos nos valores acima e serão de responsabilidade de cada parte, conforme legislação aplicável.</w:t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color w:val="0D2D5E"/>
          <w:sz w:val="24"/>
          <w:szCs w:val="24"/>
        </w:rPr>
        <w:t xml:space="preserve">4.0  PRAZO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4.1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 presente contrato terá duração de 12 (doze) meses a contar da data de sua assinatura, prorrogável automaticamente por iguais períodos, salvo manifestação contrária de qualquer das partes nos termos da cláusula 6.0.</w:t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color w:val="0D2D5E"/>
          <w:sz w:val="24"/>
          <w:szCs w:val="24"/>
        </w:rPr>
        <w:t xml:space="preserve">5.0  REAJUSTE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5.1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Os valores estabelecidos neste contrato serão reajustados anualmente, a cada período de 12 (doze) meses contados da data de início de sua vigência, com base na variação acumulada do Índice Nacional de Preços ao Consumidor Amplo — IPCA, apurado pelo Instituto Brasileiro de Geografia e Estatística — IBGE.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5.2 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 reajuste deverá ser previamente comunicado pelo CONTRATADO à CONTRATANTE com antecedência mínima de </w:t>
      </w: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30 (trinta) dias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 do aniversário contratual, e sua aplicação ficará condicionada à expressa autorização da CONTRATANTE.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5.3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Na hipótese de extinção, substituição ou inaplicabilidade do índice mencionado, as partes acordarão, de comum acordo e por escrito, a adoção de outro índice oficial que melhor reflita a variação inflacionária do período, vedada a aplicação unilateral de qualquer índice substituto.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5.4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A ausência de comunicação prévia ou de autorização da CONTRATANTE impedirá a aplicação do reajuste no período correspondente, sem prejuízo da sua aplicação no exercício seguinte mediante observância dos requisitos desta cláusula.</w:t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color w:val="0D2D5E"/>
          <w:sz w:val="24"/>
          <w:szCs w:val="24"/>
        </w:rPr>
        <w:t xml:space="preserve">6.0  DA RESCISÃO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6.1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 presente contrato poderá ser rescindido por qualquer das partes, sem ônus, mediante comunicação por escrito com antecedência mínima de 30 (trinta) dias. Durante o período de aviso prévio, todas as obrigações contratuais permanecerão em pleno vigor, inclusive o pagamento das mensalidades devidas.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6.2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Em caso de inadimplência de qualquer parcela prevista na cláusula 3.0, por prazo superior a 30 (trinta) dias corridos, o CONTRATADO poderá rescindir o contrato de pleno direito, independentemente de notificação judicial ou extrajudicial, sem prejuízo da cobrança dos valores em aberto.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6.3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Em caso de rescisão por inadimplência, serão devidas as mensalidades vencidas até a data efetiva da rescisão, acrescidas das penalidades previstas na cláusula 3.4.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6.4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Em caso de rescisão por descumprimento de obrigações técnicas pelo CONTRATADO, a CONTRATANTE não estará obrigada a efetuar os pagamentos referentes ao período em que o serviço não foi prestado adequadamente, desde que devidamente comprovado.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6.5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Ao término ou rescisão do contrato, o CONTRATADO entregará à CONTRATANTE, no prazo de 15 (quinze) dias úteis: (i) cópia de todos os dados da CONTRATANTE armazenados na plataforma; (ii) código-fonte dos módulos desenvolvidos exclusivamente para a CONTRATANTE.</w:t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color w:val="0D2D5E"/>
          <w:sz w:val="24"/>
          <w:szCs w:val="24"/>
        </w:rPr>
        <w:t xml:space="preserve">7.0  CONFIDENCIALIDADE E PROTEÇÃO DE DADOS (LGPD)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7.1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As partes comprometem-se a manter sigilo absoluto sobre todas as informações a que tiverem acesso em razão deste contrato, incluindo, mas não se limitando a: dados operacionais, estratégicos, comerciais, financeiros, tecnológicos, dados de clientes, fornecedores, rotas, operações de escolta armada e quaisquer outras informações sensíveis da CONTRATANTE.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7.2 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As obrigações de confidencialidade previstas nesta cláusula aplicam-se durante toda a vigência do contrato e permanecerão válidas pelo prazo mínimo de </w:t>
      </w: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5 (cinco) anos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 após o seu término, independentemente do motivo da rescisão.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7.3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 CONTRATADO compromete-se a:</w:t>
      </w:r>
    </w:p>
    <w:p>
      <w:pPr>
        <w:spacing w:after="80" w:before="0"/>
        <w:ind w:left="720" w:hanging="0"/>
        <w:jc w:val="both"/>
      </w:pPr>
      <w:r>
        <w:rPr>
          <w:rFonts w:ascii="Times New Roman" w:cs="Times New Roman" w:eastAsia="Times New Roman" w:hAnsi="Times New Roman"/>
          <w:b/>
          <w:bCs/>
          <w:color w:val="0D2D5E"/>
          <w:sz w:val="22"/>
          <w:szCs w:val="22"/>
        </w:rPr>
        <w:t xml:space="preserve">(i)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Utilizar as informações confidenciais exclusivamente para a execução dos serviços contratados;</w:t>
      </w:r>
    </w:p>
    <w:p>
      <w:pPr>
        <w:spacing w:after="80" w:before="0"/>
        <w:ind w:left="720" w:hanging="0"/>
        <w:jc w:val="both"/>
      </w:pPr>
      <w:r>
        <w:rPr>
          <w:rFonts w:ascii="Times New Roman" w:cs="Times New Roman" w:eastAsia="Times New Roman" w:hAnsi="Times New Roman"/>
          <w:b/>
          <w:bCs/>
          <w:color w:val="0D2D5E"/>
          <w:sz w:val="22"/>
          <w:szCs w:val="22"/>
        </w:rPr>
        <w:t xml:space="preserve">(ii)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Não divulgar, compartilhar, reproduzir ou permitir o acesso a tais informações por terceiros sem autorização prévia e expressa da CONTRATANTE;</w:t>
      </w:r>
    </w:p>
    <w:p>
      <w:pPr>
        <w:spacing w:after="80" w:before="0"/>
        <w:ind w:left="720" w:hanging="0"/>
        <w:jc w:val="both"/>
      </w:pPr>
      <w:r>
        <w:rPr>
          <w:rFonts w:ascii="Times New Roman" w:cs="Times New Roman" w:eastAsia="Times New Roman" w:hAnsi="Times New Roman"/>
          <w:b/>
          <w:bCs/>
          <w:color w:val="0D2D5E"/>
          <w:sz w:val="22"/>
          <w:szCs w:val="22"/>
        </w:rPr>
        <w:t xml:space="preserve">(iii)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Restringir o acesso às informações apenas a profissionais estritamente necessários para a execução do contrato, garantindo que estes estejam igualmente obrigados ao dever de confidencialidade;</w:t>
      </w:r>
    </w:p>
    <w:p>
      <w:pPr>
        <w:spacing w:after="80" w:before="0"/>
        <w:ind w:left="720" w:hanging="0"/>
        <w:jc w:val="both"/>
      </w:pPr>
      <w:r>
        <w:rPr>
          <w:rFonts w:ascii="Times New Roman" w:cs="Times New Roman" w:eastAsia="Times New Roman" w:hAnsi="Times New Roman"/>
          <w:b/>
          <w:bCs/>
          <w:color w:val="0D2D5E"/>
          <w:sz w:val="22"/>
          <w:szCs w:val="22"/>
        </w:rPr>
        <w:t xml:space="preserve">(iv)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Adotar medidas técnicas e administrativas adequadas para proteção das informações.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7.4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Para fins da Lei nº 13.709/2018 (Lei Geral de Proteção de Dados — LGPD), a CONTRATANTE será considerada Controladora dos dados pessoais e o CONTRATADO atuará como Operador, comprometendo-se a tratar os dados pessoais exclusivamente conforme as instruções da CONTRATANTE.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7.5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 CONTRATADO obriga-se a:</w:t>
      </w:r>
    </w:p>
    <w:p>
      <w:pPr>
        <w:spacing w:after="80" w:before="0"/>
        <w:ind w:left="720" w:hanging="0"/>
        <w:jc w:val="both"/>
      </w:pPr>
      <w:r>
        <w:rPr>
          <w:rFonts w:ascii="Times New Roman" w:cs="Times New Roman" w:eastAsia="Times New Roman" w:hAnsi="Times New Roman"/>
          <w:b/>
          <w:bCs/>
          <w:color w:val="0D2D5E"/>
          <w:sz w:val="22"/>
          <w:szCs w:val="22"/>
        </w:rPr>
        <w:t xml:space="preserve">(i)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Tratar dados pessoais apenas para a finalidade deste contrato;</w:t>
      </w:r>
    </w:p>
    <w:p>
      <w:pPr>
        <w:spacing w:after="80" w:before="0"/>
        <w:ind w:left="720" w:hanging="0"/>
        <w:jc w:val="both"/>
      </w:pPr>
      <w:r>
        <w:rPr>
          <w:rFonts w:ascii="Times New Roman" w:cs="Times New Roman" w:eastAsia="Times New Roman" w:hAnsi="Times New Roman"/>
          <w:b/>
          <w:bCs/>
          <w:color w:val="0D2D5E"/>
          <w:sz w:val="22"/>
          <w:szCs w:val="22"/>
        </w:rPr>
        <w:t xml:space="preserve">(ii)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Não utilizar os dados para fins próprios, comerciais ou diversos dos aqui previstos;</w:t>
      </w:r>
    </w:p>
    <w:p>
      <w:pPr>
        <w:spacing w:after="80" w:before="0"/>
        <w:ind w:left="720" w:hanging="0"/>
        <w:jc w:val="both"/>
      </w:pPr>
      <w:r>
        <w:rPr>
          <w:rFonts w:ascii="Times New Roman" w:cs="Times New Roman" w:eastAsia="Times New Roman" w:hAnsi="Times New Roman"/>
          <w:b/>
          <w:bCs/>
          <w:color w:val="0D2D5E"/>
          <w:sz w:val="22"/>
          <w:szCs w:val="22"/>
        </w:rPr>
        <w:t xml:space="preserve">(iii)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Não compartilhar dados com terceiros sem autorização formal da CONTRATANTE;</w:t>
      </w:r>
    </w:p>
    <w:p>
      <w:pPr>
        <w:spacing w:after="80" w:before="0"/>
        <w:ind w:left="720" w:hanging="0"/>
        <w:jc w:val="both"/>
      </w:pPr>
      <w:r>
        <w:rPr>
          <w:rFonts w:ascii="Times New Roman" w:cs="Times New Roman" w:eastAsia="Times New Roman" w:hAnsi="Times New Roman"/>
          <w:b/>
          <w:bCs/>
          <w:color w:val="0D2D5E"/>
          <w:sz w:val="22"/>
          <w:szCs w:val="22"/>
        </w:rPr>
        <w:t xml:space="preserve">(iv)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Adotar medidas de segurança aptas a proteger os dados contra acessos não autorizados, vazamentos, perda ou qualquer forma de tratamento inadequado;</w:t>
      </w:r>
    </w:p>
    <w:p>
      <w:pPr>
        <w:spacing w:after="80" w:before="0"/>
        <w:ind w:left="720" w:hanging="0"/>
        <w:jc w:val="both"/>
      </w:pPr>
      <w:r>
        <w:rPr>
          <w:rFonts w:ascii="Times New Roman" w:cs="Times New Roman" w:eastAsia="Times New Roman" w:hAnsi="Times New Roman"/>
          <w:b/>
          <w:bCs/>
          <w:color w:val="0D2D5E"/>
          <w:sz w:val="22"/>
          <w:szCs w:val="22"/>
        </w:rPr>
        <w:t xml:space="preserve">(v)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Garantir que seus colaboradores e eventuais subcontratados cumpram integralmente as obrigações aqui previstas.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7.6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 CONTRATADO deverá comunicar à CONTRATANTE, no prazo máximo de 24 (vinte e quatro) horas, qualquer incidente de segurança que possa comprometer dados ou informações, informando: (i) a natureza dos dados afetados; (ii) os riscos envolvidos; (iii) as medidas adotadas para mitigação.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7.7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Ao término do contrato, o CONTRATADO deverá, mediante solicitação da CONTRATANTE, eliminar ou devolver todos os dados pessoais e informações confidenciais, ressalvadas as hipóteses de obrigação legal de retenção.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7.8 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 descumprimento das obrigações previstas nesta cláusula sujeitará a parte infratora ao pagamento de multa não compensatória equivalente a </w:t>
      </w: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10 (dez) vezes o valor mensal do contrato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 vigente à época da infração, sem prejuízo da apuração de perdas e danos adicionais.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7.9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 CONTRATADO compromete-se a não desenvolver, durante a vigência deste contrato, soluções tecnológicas com base nas informações confidenciais da CONTRATANTE para concorrentes diretos no mesmo segmento e área de atuação, sem autorização prévia e expressa.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7.10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A parte que der causa ao descumprimento das obrigações desta cláusula, incluindo violação de confidencialidade, uso indevido de informações ou tratamento inadequado de dados pessoais, responderá civilmente pelos danos diretos e indiretos causados, obrigando-se a indenizar integralmente os prejuízos comprovados.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7.11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A responsabilidade abrange, inclusive: (i) danos materiais e morais; (ii) lucros cessantes; (iii) custos com investigações, auditorias e medidas corretivas; (iv) sanções administrativas aplicadas por órgãos reguladores, incluindo a Autoridade Nacional de Proteção de Dados — ANPD; (v) prejuízos decorrentes de danos à imagem, reputação ou credibilidade.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7.12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 CONTRATADO será responsável por atos de seus empregados, prepostos, subcontratados ou quaisquer terceiros por ele envolvidos na execução dos serviços, respondendo solidariamente pelos danos causados.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7.13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A aplicação da multa prevista na cláusula 7.8 não afasta, limita ou substitui a obrigação de indenizar, podendo ser cumulada com perdas e danos.</w:t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color w:val="0D2D5E"/>
          <w:sz w:val="24"/>
          <w:szCs w:val="24"/>
        </w:rPr>
        <w:t xml:space="preserve">8.0  PROPRIEDADE INTELECTUAL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8.1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Os módulos e funcionalidades desenvolvidos exclusivamente para a CONTRATANTE serão de sua propriedade, sendo entregues ao final do contrato com os respectivos códigos-fonte.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8.2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As soluções, metodologias, frameworks e ferramentas genéricas utilizadas pelo CONTRATADO na prestação dos serviços permanecem de propriedade exclusiva do CONTRATADO, sendo apenas licenciadas à CONTRATANTE durante a vigência deste instrumento.</w:t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color w:val="0D2D5E"/>
          <w:sz w:val="24"/>
          <w:szCs w:val="24"/>
        </w:rPr>
        <w:t xml:space="preserve">9.0  DISPOSIÇÕES GERAIS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9.1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 presente contrato substitui e prevalece sobre quaisquer entendimentos, propostas ou acordos anteriores entre as partes relativos ao seu objeto.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9.2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Qualquer alteração ao presente contrato somente terá validade se formalizada por escrito, mediante aditivo contratual assinado por ambas as partes.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9.3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A tolerância de uma das partes em relação ao descumprimento de qualquer obrigação pela outra não constituirá novação, renúncia de direito ou alteração contratual.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9.4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O presente contrato não estabelece vínculo empregatício entre as partes, sendo o CONTRATADO prestador de serviços autônomo, responsável pelo recolhimento de seus próprios tributos e encargos.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9.5 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Em caso de conflito entre as disposições deste contrato e da Proposta Comercial nº 001/2025, prevalecerão as disposições deste instrumento.</w:t>
      </w:r>
    </w:p>
    <w:p>
      <w:pPr>
        <w:spacing w:after="80" w:before="220"/>
        <w:jc w:val="left"/>
      </w:pPr>
      <w:r>
        <w:rPr>
          <w:rFonts w:ascii="Times New Roman" w:cs="Times New Roman" w:eastAsia="Times New Roman" w:hAnsi="Times New Roman"/>
          <w:b/>
          <w:bCs/>
          <w:color w:val="0D2D5E"/>
          <w:sz w:val="24"/>
          <w:szCs w:val="24"/>
        </w:rPr>
        <w:t xml:space="preserve">10.0  FORO</w:t>
      </w:r>
    </w:p>
    <w:p>
      <w:pPr>
        <w:spacing w:after="200" w:before="0"/>
        <w:jc w:val="both"/>
      </w:pP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As partes elegem o Foro da Comarca de </w:t>
      </w: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Goiânia, Estado de Goiás</w:t>
      </w: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, com exclusão de qualquer outro, por mais privilegiado que seja, para dirimir quaisquer dúvidas ou litígios oriundos do presente contrato, comprometendo-se a buscar, previamente, a resolução amigável de eventuais conflitos por meio de mediação ou arbitragem.</w:t>
      </w:r>
    </w:p>
    <w:p>
      <w:pPr>
        <w:spacing w:after="160" w:before="80"/>
        <w:jc w:val="both"/>
      </w:pP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E, por assim estarem de pleno acordo com todas as cláusulas e condições do presente contrato, as partes assinam o presente instrumento em 2 (duas) vias de igual teor e forma, na presença das testemunhas abaixo identificadas.</w:t>
      </w:r>
    </w:p>
    <w:p>
      <w:pPr>
        <w:spacing w:after="240" w:before="40"/>
        <w:jc w:val="center"/>
      </w:pPr>
      <w:r>
        <w:rPr>
          <w:rFonts w:ascii="Times New Roman" w:cs="Times New Roman" w:eastAsia="Times New Roman" w:hAnsi="Times New Roman"/>
          <w:color w:val="1A1A2E"/>
          <w:sz w:val="22"/>
          <w:szCs w:val="22"/>
        </w:rPr>
        <w:t xml:space="preserve">Goiânia/GO, 11 de maio de 2026.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NOTA DE REVISÃO CONTRATUAL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  <w:t xml:space="preserve">Esta versão incorpora as alterações solicitadas pelo jurídico da Contratante em 05/05/2026, incluindo: expansão da Cláusula 7 (Confidencialidade + LGPD com prazo de 5 anos), inclusão das Seções 2.5 (Penalidades SLA), E (Uptime 99%), F (Backup e Recuperação), expansão da Cláusula 5 (Reajuste com notificação e autorização prévia) e adequação da Cláusula 3.3 (pagamento via boleto, emissão dia 20, vencimento dia 5 do mês seguinte).</w:t>
            </w:r>
          </w:p>
        </w:tc>
      </w:tr>
    </w:tbl>
    <w:p>
      <w:pPr>
        <w:spacing w:after="160" w:before="0"/>
        <w:jc w:val="both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200"/>
        <w:gridCol w:w="4413"/>
      </w:tblGrid>
      <w:tr>
        <w:tc>
          <w:tcPr>
            <w:tcW w:type="dxa" w:w="44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8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____________________________________________________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2D5E"/>
                <w:sz w:val="21"/>
                <w:szCs w:val="21"/>
              </w:rPr>
              <w:t xml:space="preserve">JR SEGURANÇA E VIGILÂNCIA PATRIMONIAL LTDA - ME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CNPJ: 42.865.054/0001-60</w:t>
            </w:r>
          </w:p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0"/>
                <w:szCs w:val="20"/>
              </w:rPr>
              <w:t xml:space="preserve">CONTRATANTE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both"/>
            </w:pPr>
          </w:p>
        </w:tc>
        <w:tc>
          <w:tcPr>
            <w:tcW w:type="dxa" w:w="44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8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____________________________________________________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2D5E"/>
                <w:sz w:val="21"/>
                <w:szCs w:val="21"/>
              </w:rPr>
              <w:t xml:space="preserve">WILKER MONTALVAO DA SILVA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CNPJ: 36.350.183/0001-12</w:t>
            </w:r>
          </w:p>
          <w:p>
            <w:pPr>
              <w:spacing w:after="1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555555"/>
                <w:sz w:val="20"/>
                <w:szCs w:val="20"/>
              </w:rPr>
              <w:t xml:space="preserve">CONTRATADO</w:t>
            </w:r>
          </w:p>
        </w:tc>
      </w:tr>
    </w:tbl>
    <w:p>
      <w:pPr>
        <w:spacing w:after="200" w:before="0"/>
        <w:jc w:val="both"/>
      </w:pPr>
    </w:p>
    <w:p>
      <w:pPr>
        <w:spacing w:after="100" w:before="60"/>
        <w:jc w:val="both"/>
      </w:pPr>
      <w:r>
        <w:rPr>
          <w:rFonts w:ascii="Times New Roman" w:cs="Times New Roman" w:eastAsia="Times New Roman" w:hAnsi="Times New Roman"/>
          <w:b/>
          <w:bCs/>
          <w:color w:val="1A1A2E"/>
          <w:sz w:val="22"/>
          <w:szCs w:val="22"/>
        </w:rPr>
        <w:t xml:space="preserve">Testemunhas: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200"/>
        <w:gridCol w:w="4413"/>
      </w:tblGrid>
      <w:t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____________________________________________________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cs="Times New Roman" w:eastAsia="Times New Roman" w:hAnsi="Times New Roman"/>
                <w:color w:val="1A1A2E"/>
                <w:sz w:val="21"/>
                <w:szCs w:val="21"/>
              </w:rPr>
              <w:t xml:space="preserve">Nome: _________________________________</w:t>
            </w:r>
          </w:p>
          <w:p>
            <w:pPr>
              <w:spacing w:after="140" w:before="0"/>
              <w:jc w:val="both"/>
            </w:pPr>
            <w:r>
              <w:rPr>
                <w:rFonts w:ascii="Times New Roman" w:cs="Times New Roman" w:eastAsia="Times New Roman" w:hAnsi="Times New Roman"/>
                <w:color w:val="1A1A2E"/>
                <w:sz w:val="21"/>
                <w:szCs w:val="21"/>
              </w:rPr>
              <w:t xml:space="preserve">CPF:   _________________________________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40" w:before="0"/>
              <w:jc w:val="both"/>
            </w:pP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22"/>
                <w:szCs w:val="22"/>
              </w:rPr>
              <w:t xml:space="preserve">____________________________________________________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cs="Times New Roman" w:eastAsia="Times New Roman" w:hAnsi="Times New Roman"/>
                <w:color w:val="1A1A2E"/>
                <w:sz w:val="21"/>
                <w:szCs w:val="21"/>
              </w:rPr>
              <w:t xml:space="preserve">Nome: _________________________________</w:t>
            </w:r>
          </w:p>
          <w:p>
            <w:pPr>
              <w:spacing w:after="140" w:before="0"/>
              <w:jc w:val="both"/>
            </w:pPr>
            <w:r>
              <w:rPr>
                <w:rFonts w:ascii="Times New Roman" w:cs="Times New Roman" w:eastAsia="Times New Roman" w:hAnsi="Times New Roman"/>
                <w:color w:val="1A1A2E"/>
                <w:sz w:val="21"/>
                <w:szCs w:val="21"/>
              </w:rPr>
              <w:t xml:space="preserve">CPF:   _________________________________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40" w:before="80"/>
      <w:jc w:val="center"/>
    </w:pPr>
    <w:r>
      <w:rPr>
        <w:rFonts w:ascii="Times New Roman" w:cs="Times New Roman" w:eastAsia="Times New Roman" w:hAnsi="Times New Roman"/>
        <w:color w:val="555555"/>
        <w:sz w:val="16"/>
        <w:szCs w:val="16"/>
      </w:rPr>
      <w:t xml:space="preserve">JR Segurança e Vigilância Patrimonial Ltda  ×  Wilker Montalvao da Silva  |  Goiânia/GO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800"/>
      <w:gridCol w:w="3226"/>
    </w:tblGrid>
    <w:tr>
      <w:tc>
        <w:tcPr>
          <w:tcW w:type="dxa" w:w="5800"/>
          <w:tcBorders>
            <w:top w:val="none" w:color="FFFFFF" w:sz="0"/>
            <w:left w:val="none" w:color="FFFFFF" w:sz="0"/>
            <w:bottom w:val="single" w:color="F9A825" w:sz="8"/>
            <w:right w:val="none" w:color="FFFFFF" w:sz="0"/>
          </w:tcBorders>
          <w:tcMar>
            <w:top w:type="dxa" w:w="80"/>
            <w:left w:type="dxa" w:w="150"/>
            <w:bottom w:type="dxa" w:w="80"/>
            <w:right w:type="dxa" w:w="150"/>
          </w:tcMar>
          <w:vAlign w:val="center"/>
        </w:tcPr>
        <w:p>
          <w:pPr>
            <w:spacing w:after="140" w:before="0"/>
            <w:jc w:val="both"/>
          </w:pPr>
          <w:r>
            <w:rPr>
              <w:rFonts w:ascii="Times New Roman" w:cs="Times New Roman" w:eastAsia="Times New Roman" w:hAnsi="Times New Roman"/>
              <w:b/>
              <w:bCs/>
              <w:color w:val="0D2D5E"/>
              <w:sz w:val="18"/>
              <w:szCs w:val="18"/>
            </w:rPr>
            <w:t xml:space="preserve">CONTRATO DE PRESTAÇÃO DE SERVIÇOS TECNOLÓGICOS Nº 001/2026</w:t>
          </w:r>
        </w:p>
      </w:tc>
      <w:tc>
        <w:tcPr>
          <w:tcW w:type="dxa" w:w="3226"/>
          <w:tcBorders>
            <w:top w:val="none" w:color="FFFFFF" w:sz="0"/>
            <w:left w:val="none" w:color="FFFFFF" w:sz="0"/>
            <w:bottom w:val="single" w:color="F9A825" w:sz="8"/>
            <w:right w:val="none" w:color="FFFFFF" w:sz="0"/>
          </w:tcBorders>
          <w:tcMar>
            <w:top w:type="dxa" w:w="80"/>
            <w:left w:type="dxa" w:w="150"/>
            <w:bottom w:type="dxa" w:w="80"/>
            <w:right w:type="dxa" w:w="150"/>
          </w:tcMar>
          <w:vAlign w:val="center"/>
        </w:tcPr>
        <w:p>
          <w:pPr>
            <w:spacing w:after="140" w:before="0"/>
            <w:jc w:val="right"/>
          </w:pPr>
          <w:r>
            <w:rPr>
              <w:rFonts w:ascii="Times New Roman" w:cs="Times New Roman" w:eastAsia="Times New Roman" w:hAnsi="Times New Roman"/>
              <w:b/>
              <w:bCs/>
              <w:color w:val="F9A825"/>
              <w:sz w:val="16"/>
              <w:szCs w:val="16"/>
            </w:rPr>
            <w:t xml:space="preserve">VERSÃO REVISADA — 11 de maio de 2026</w:t>
          </w:r>
        </w:p>
      </w:tc>
    </w:tr>
  </w:tbl>
  <w:p>
    <w:pPr>
      <w:spacing w:after="80" w:before="0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color w:val="0D2D5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2026-05-11T23:05:34.540Z</dcterms:created>
  <dcterms:modified xsi:type="dcterms:W3CDTF">2026-05-11T23:05:34.540Z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